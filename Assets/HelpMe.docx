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27E5" w14:textId="77777777" w:rsidR="005F29FB" w:rsidRDefault="005F29FB" w:rsidP="005F29FB">
      <w:pPr>
        <w:pStyle w:val="ListParagraph"/>
        <w:numPr>
          <w:ilvl w:val="0"/>
          <w:numId w:val="1"/>
        </w:numPr>
      </w:pPr>
      <w:r>
        <w:t xml:space="preserve">Use Case “Cài đặt”: </w:t>
      </w:r>
    </w:p>
    <w:p w14:paraId="69C48D4B" w14:textId="5D2EB5C5" w:rsidR="00CB14CA" w:rsidRDefault="005F29FB" w:rsidP="005F29FB">
      <w:pPr>
        <w:pStyle w:val="ListParagraph"/>
        <w:numPr>
          <w:ilvl w:val="1"/>
          <w:numId w:val="1"/>
        </w:numPr>
      </w:pPr>
      <w:r>
        <w:t>âm thanh: âm nhạc, âm thanh để bật tắt</w:t>
      </w:r>
    </w:p>
    <w:p w14:paraId="3C51230E" w14:textId="290C755C" w:rsidR="005F29FB" w:rsidRDefault="005F29FB" w:rsidP="005F29FB">
      <w:pPr>
        <w:pStyle w:val="ListParagraph"/>
        <w:numPr>
          <w:ilvl w:val="0"/>
          <w:numId w:val="1"/>
        </w:numPr>
      </w:pPr>
      <w:r>
        <w:t>Use Case “Cửa hàng”</w:t>
      </w:r>
      <w:r w:rsidR="005825A6">
        <w:t>:</w:t>
      </w:r>
    </w:p>
    <w:p w14:paraId="566EC9E0" w14:textId="12FB7392" w:rsidR="005F29FB" w:rsidRDefault="005F29FB" w:rsidP="005F29FB">
      <w:pPr>
        <w:ind w:left="720"/>
      </w:pPr>
      <w:r w:rsidRPr="005F29FB">
        <w:drawing>
          <wp:inline distT="0" distB="0" distL="0" distR="0" wp14:anchorId="538D5538" wp14:editId="6AE1F3E7">
            <wp:extent cx="5943600" cy="3359785"/>
            <wp:effectExtent l="0" t="0" r="0" b="0"/>
            <wp:docPr id="182616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61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8C73" w14:textId="427B46EB" w:rsidR="005825A6" w:rsidRDefault="005825A6" w:rsidP="005F29FB">
      <w:pPr>
        <w:pStyle w:val="ListParagraph"/>
        <w:numPr>
          <w:ilvl w:val="1"/>
          <w:numId w:val="1"/>
        </w:numPr>
      </w:pPr>
      <w:r>
        <w:t>Cửa hàng chỉ cần mua chiêu thôi</w:t>
      </w:r>
    </w:p>
    <w:p w14:paraId="10D53F29" w14:textId="69E002AD" w:rsidR="005F29FB" w:rsidRDefault="005F29FB" w:rsidP="005F29FB">
      <w:pPr>
        <w:pStyle w:val="ListParagraph"/>
        <w:numPr>
          <w:ilvl w:val="1"/>
          <w:numId w:val="1"/>
        </w:numPr>
      </w:pPr>
      <w:r>
        <w:t>Cửa hàng có 3 chiêu:</w:t>
      </w:r>
      <w:r w:rsidR="005825A6">
        <w:t xml:space="preserve"> kiếm(30kc), cung(40kc), giáo(50kc)</w:t>
      </w:r>
    </w:p>
    <w:p w14:paraId="0A012B1F" w14:textId="42EB5F27" w:rsidR="005825A6" w:rsidRDefault="005825A6" w:rsidP="005825A6">
      <w:pPr>
        <w:pStyle w:val="ListParagraph"/>
        <w:numPr>
          <w:ilvl w:val="1"/>
          <w:numId w:val="1"/>
        </w:numPr>
      </w:pPr>
      <w:r>
        <w:t>UI skill lấy luôn của nó</w:t>
      </w:r>
    </w:p>
    <w:p w14:paraId="693FB35E" w14:textId="5C8302BA" w:rsidR="005825A6" w:rsidRDefault="005825A6" w:rsidP="005825A6">
      <w:pPr>
        <w:pStyle w:val="ListParagraph"/>
        <w:numPr>
          <w:ilvl w:val="0"/>
          <w:numId w:val="1"/>
        </w:numPr>
      </w:pPr>
      <w:r>
        <w:t xml:space="preserve">Use Case “Nâng cấp lính”: </w:t>
      </w:r>
    </w:p>
    <w:p w14:paraId="284D0F71" w14:textId="4AD024B5" w:rsidR="005825A6" w:rsidRDefault="005825A6" w:rsidP="005825A6">
      <w:pPr>
        <w:ind w:left="360"/>
      </w:pPr>
      <w:r w:rsidRPr="005825A6">
        <w:lastRenderedPageBreak/>
        <w:drawing>
          <wp:inline distT="0" distB="0" distL="0" distR="0" wp14:anchorId="2E1D00C8" wp14:editId="5D415997">
            <wp:extent cx="5943600" cy="3329940"/>
            <wp:effectExtent l="0" t="0" r="0" b="3810"/>
            <wp:docPr id="75917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8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3D60" w14:textId="1193A812" w:rsidR="005825A6" w:rsidRDefault="005825A6" w:rsidP="005825A6">
      <w:pPr>
        <w:pStyle w:val="ListParagraph"/>
        <w:numPr>
          <w:ilvl w:val="1"/>
          <w:numId w:val="1"/>
        </w:numPr>
      </w:pPr>
      <w:r>
        <w:t>UI như cái này(bỏ phần rương góc dưới bên trái đi)</w:t>
      </w:r>
    </w:p>
    <w:p w14:paraId="1D4D707A" w14:textId="7A5048C2" w:rsidR="005825A6" w:rsidRDefault="005825A6" w:rsidP="005825A6">
      <w:pPr>
        <w:pStyle w:val="ListParagraph"/>
        <w:numPr>
          <w:ilvl w:val="1"/>
          <w:numId w:val="1"/>
        </w:numPr>
      </w:pPr>
      <w:r>
        <w:t>Nút nâng cấp hiện ở góc dưới bên phải(chữ “Armory” đấy)</w:t>
      </w:r>
    </w:p>
    <w:p w14:paraId="55BE4DC7" w14:textId="32197E9D" w:rsidR="00120263" w:rsidRDefault="00120263" w:rsidP="005825A6">
      <w:pPr>
        <w:pStyle w:val="ListParagraph"/>
        <w:numPr>
          <w:ilvl w:val="1"/>
          <w:numId w:val="1"/>
        </w:numPr>
      </w:pPr>
      <w:r>
        <w:t>Cái mũi tên xanh kia là điểm kỹ năng(nhận được khi thắng 1 màn)</w:t>
      </w:r>
    </w:p>
    <w:p w14:paraId="04B85331" w14:textId="04BA9D93" w:rsidR="00120263" w:rsidRDefault="00120263" w:rsidP="00120263">
      <w:r w:rsidRPr="00120263">
        <w:drawing>
          <wp:inline distT="0" distB="0" distL="0" distR="0" wp14:anchorId="063BD052" wp14:editId="3CC6EAC6">
            <wp:extent cx="5943600" cy="3371215"/>
            <wp:effectExtent l="0" t="0" r="0" b="635"/>
            <wp:docPr id="56122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4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CF18" w14:textId="727440C7" w:rsidR="00120263" w:rsidRDefault="00120263" w:rsidP="00120263">
      <w:pPr>
        <w:pStyle w:val="ListParagraph"/>
        <w:numPr>
          <w:ilvl w:val="1"/>
          <w:numId w:val="1"/>
        </w:numPr>
      </w:pPr>
      <w:r>
        <w:t>Bỏ phần trang phục, không có thợ đào mỏ</w:t>
      </w:r>
      <w:r w:rsidR="008A61B1">
        <w:t>, người khổng lồ</w:t>
      </w:r>
    </w:p>
    <w:p w14:paraId="2438FA3B" w14:textId="40A79D8F" w:rsidR="00120263" w:rsidRDefault="00120263" w:rsidP="00120263">
      <w:pPr>
        <w:pStyle w:val="ListParagraph"/>
        <w:numPr>
          <w:ilvl w:val="1"/>
          <w:numId w:val="1"/>
        </w:numPr>
      </w:pPr>
      <w:r>
        <w:t>Mỗi lần bấm nâng cấp sẽ thay đổi vũ khí</w:t>
      </w:r>
      <w:r w:rsidR="008A61B1">
        <w:t>, áo giáp</w:t>
      </w:r>
    </w:p>
    <w:p w14:paraId="25F021D1" w14:textId="46B1B214" w:rsidR="008A61B1" w:rsidRDefault="008A61B1" w:rsidP="00120263">
      <w:pPr>
        <w:pStyle w:val="ListParagraph"/>
        <w:numPr>
          <w:ilvl w:val="1"/>
          <w:numId w:val="1"/>
        </w:numPr>
      </w:pPr>
      <w:r>
        <w:lastRenderedPageBreak/>
        <w:t>Mình đang để có các chỉ số(HP, ATK, SPD) nhưng mà vì asset mặc giáp các thứ nên cho thêm DEF vào</w:t>
      </w:r>
    </w:p>
    <w:p w14:paraId="452406AD" w14:textId="064C2BF3" w:rsidR="008A61B1" w:rsidRDefault="008A61B1" w:rsidP="008A61B1">
      <w:pPr>
        <w:pStyle w:val="ListParagraph"/>
        <w:numPr>
          <w:ilvl w:val="0"/>
          <w:numId w:val="1"/>
        </w:numPr>
      </w:pPr>
      <w:r>
        <w:t>Use Case “Kết thúc màn chơi”</w:t>
      </w:r>
    </w:p>
    <w:p w14:paraId="08520FFF" w14:textId="58D4DCF7" w:rsidR="008A61B1" w:rsidRDefault="008A61B1" w:rsidP="008A61B1">
      <w:pPr>
        <w:pStyle w:val="ListParagraph"/>
        <w:numPr>
          <w:ilvl w:val="1"/>
          <w:numId w:val="1"/>
        </w:numPr>
      </w:pPr>
      <w:r>
        <w:t>Thắng: mở khóa lính mới, kim cương, điểm kỹ năng(+2đkn/1 thắng)</w:t>
      </w:r>
    </w:p>
    <w:p w14:paraId="6D724E02" w14:textId="6654B1A6" w:rsidR="008A61B1" w:rsidRDefault="008A61B1" w:rsidP="008A61B1">
      <w:pPr>
        <w:pStyle w:val="ListParagraph"/>
        <w:numPr>
          <w:ilvl w:val="0"/>
          <w:numId w:val="1"/>
        </w:numPr>
      </w:pPr>
      <w:r>
        <w:t>Sửa</w:t>
      </w:r>
    </w:p>
    <w:p w14:paraId="04EA0A6E" w14:textId="192D77DE" w:rsidR="008A61B1" w:rsidRDefault="008A61B1" w:rsidP="008A61B1">
      <w:pPr>
        <w:ind w:left="360"/>
      </w:pPr>
      <w:r w:rsidRPr="008A61B1">
        <w:drawing>
          <wp:inline distT="0" distB="0" distL="0" distR="0" wp14:anchorId="005C383A" wp14:editId="2ADE408F">
            <wp:extent cx="5943600" cy="3324860"/>
            <wp:effectExtent l="0" t="0" r="0" b="8890"/>
            <wp:docPr id="41223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30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00E0" w14:textId="60C5ECA5" w:rsidR="00862A1A" w:rsidRDefault="00862A1A" w:rsidP="00862A1A">
      <w:pPr>
        <w:pStyle w:val="ListParagraph"/>
        <w:numPr>
          <w:ilvl w:val="1"/>
          <w:numId w:val="1"/>
        </w:numPr>
      </w:pPr>
      <w:r>
        <w:t>Sửa cho nó đỡ dính( 4 con/ 1 hàng)</w:t>
      </w:r>
    </w:p>
    <w:p w14:paraId="3CC9605C" w14:textId="4E4A22B2" w:rsidR="00862A1A" w:rsidRDefault="00862A1A" w:rsidP="00862A1A">
      <w:pPr>
        <w:pStyle w:val="ListParagraph"/>
        <w:numPr>
          <w:ilvl w:val="1"/>
          <w:numId w:val="1"/>
        </w:numPr>
        <w:rPr>
          <w:ins w:id="0" w:author="Đông Nguyễn" w:date="2026-06-15T23:50:00Z" w16du:dateUtc="2026-06-15T16:50:00Z"/>
        </w:rPr>
      </w:pPr>
      <w:r>
        <w:t>Mấy con lính nó cứ đi gần cái chân tháp là nó bị mắc mắc cái j ý sửa luôn mình cái</w:t>
      </w:r>
    </w:p>
    <w:p w14:paraId="50287A42" w14:textId="35A562C0" w:rsidR="00862A1A" w:rsidRDefault="00862A1A" w:rsidP="00862A1A">
      <w:pPr>
        <w:pStyle w:val="ListParagraph"/>
        <w:numPr>
          <w:ilvl w:val="1"/>
          <w:numId w:val="1"/>
        </w:numPr>
      </w:pPr>
      <w:ins w:id="1" w:author="Đông Nguyễn" w:date="2026-06-15T23:50:00Z" w16du:dateUtc="2026-06-15T16:50:00Z">
        <w:r>
          <w:t>Thêm thanh máu trên đầu lính nữa</w:t>
        </w:r>
      </w:ins>
    </w:p>
    <w:p w14:paraId="6663F568" w14:textId="79C19AAE" w:rsidR="00862A1A" w:rsidRDefault="00862A1A" w:rsidP="00862A1A">
      <w:pPr>
        <w:jc w:val="center"/>
        <w:pPrChange w:id="2" w:author="Đông Nguyễn" w:date="2026-06-15T23:49:00Z" w16du:dateUtc="2026-06-15T16:49:00Z">
          <w:pPr/>
        </w:pPrChange>
      </w:pPr>
      <w:r w:rsidRPr="00862A1A">
        <w:lastRenderedPageBreak/>
        <w:drawing>
          <wp:inline distT="0" distB="0" distL="0" distR="0" wp14:anchorId="1357F635" wp14:editId="5EEDC757">
            <wp:extent cx="4969565" cy="2802813"/>
            <wp:effectExtent l="0" t="0" r="2540" b="0"/>
            <wp:docPr id="50716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68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145" cy="280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E1E14"/>
    <w:multiLevelType w:val="hybridMultilevel"/>
    <w:tmpl w:val="57469076"/>
    <w:lvl w:ilvl="0" w:tplc="698475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6353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Đông Nguyễn">
    <w15:presenceInfo w15:providerId="Windows Live" w15:userId="fb31ab620bead4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FB"/>
    <w:rsid w:val="000C4E4C"/>
    <w:rsid w:val="00120263"/>
    <w:rsid w:val="005825A6"/>
    <w:rsid w:val="005F29FB"/>
    <w:rsid w:val="00862A1A"/>
    <w:rsid w:val="008A61B1"/>
    <w:rsid w:val="00AA38DF"/>
    <w:rsid w:val="00CB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3EE4B"/>
  <w15:chartTrackingRefBased/>
  <w15:docId w15:val="{A493050A-EF78-489D-B4B0-4F5DB68D2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9F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62A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6387B-E970-463B-85A5-61A35E26F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197</Words>
  <Characters>655</Characters>
  <Application>Microsoft Office Word</Application>
  <DocSecurity>0</DocSecurity>
  <Lines>34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Nguyễn</dc:creator>
  <cp:keywords/>
  <dc:description/>
  <cp:lastModifiedBy>Đông Nguyễn</cp:lastModifiedBy>
  <cp:revision>1</cp:revision>
  <dcterms:created xsi:type="dcterms:W3CDTF">2026-06-15T16:06:00Z</dcterms:created>
  <dcterms:modified xsi:type="dcterms:W3CDTF">2026-06-15T16:53:00Z</dcterms:modified>
</cp:coreProperties>
</file>